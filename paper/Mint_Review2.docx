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3369" w14:textId="77777777" w:rsidR="001C699C" w:rsidRPr="00384588" w:rsidRDefault="00000000">
      <w:pPr>
        <w:spacing w:after="220" w:line="331" w:lineRule="auto"/>
        <w:jc w:val="center"/>
        <w:rPr>
          <w:rFonts w:ascii="Times New Roman" w:eastAsia="Roboto" w:hAnsi="Times New Roman" w:cs="Times New Roman"/>
          <w:b/>
          <w:bCs/>
          <w:sz w:val="42"/>
          <w:szCs w:val="42"/>
        </w:rPr>
      </w:pPr>
      <w:r w:rsidRPr="00384588">
        <w:rPr>
          <w:rFonts w:ascii="Times New Roman" w:eastAsia="Roboto" w:hAnsi="Times New Roman" w:cs="Times New Roman"/>
          <w:b/>
          <w:bCs/>
          <w:sz w:val="42"/>
          <w:szCs w:val="42"/>
        </w:rPr>
        <w:t>Review</w:t>
      </w:r>
    </w:p>
    <w:p w14:paraId="4FCE157D" w14:textId="77777777" w:rsidR="001C699C" w:rsidRPr="00384588" w:rsidRDefault="00000000">
      <w:pPr>
        <w:shd w:val="clear" w:color="auto" w:fill="D9EAD3"/>
        <w:spacing w:before="240" w:after="240" w:line="331" w:lineRule="auto"/>
        <w:rPr>
          <w:rFonts w:ascii="Times New Roman" w:eastAsia="Roboto" w:hAnsi="Times New Roman" w:cs="Times New Roman"/>
          <w:sz w:val="24"/>
          <w:szCs w:val="24"/>
        </w:rPr>
      </w:pPr>
      <w:r w:rsidRPr="00384588">
        <w:rPr>
          <w:rFonts w:ascii="Times New Roman" w:eastAsia="Roboto" w:hAnsi="Times New Roman" w:cs="Times New Roman"/>
          <w:sz w:val="24"/>
          <w:szCs w:val="24"/>
        </w:rPr>
        <w:t xml:space="preserve">We thank the Associate Editor and Reviewers for their thoughtful and constructive feedback on our revised manuscript. We are glad that the efforts made during the previous revision were well received, and we have carefully addressed all remaining comments in this further revision. </w:t>
      </w:r>
    </w:p>
    <w:p w14:paraId="301B4E27" w14:textId="77777777" w:rsidR="001C699C" w:rsidRPr="00384588" w:rsidRDefault="00000000">
      <w:pPr>
        <w:shd w:val="clear" w:color="auto" w:fill="D9EAD3"/>
        <w:spacing w:before="240" w:after="240" w:line="331" w:lineRule="auto"/>
        <w:rPr>
          <w:rFonts w:ascii="Times New Roman" w:eastAsia="Roboto" w:hAnsi="Times New Roman" w:cs="Times New Roman"/>
          <w:sz w:val="24"/>
          <w:szCs w:val="24"/>
        </w:rPr>
      </w:pPr>
      <w:r w:rsidRPr="00384588">
        <w:rPr>
          <w:rFonts w:ascii="Times New Roman" w:eastAsia="Roboto" w:hAnsi="Times New Roman" w:cs="Times New Roman"/>
          <w:sz w:val="24"/>
          <w:szCs w:val="24"/>
        </w:rPr>
        <w:t xml:space="preserve">All changes are indicated in bold throughout the manuscript and are detailed below. </w:t>
      </w:r>
    </w:p>
    <w:p w14:paraId="2291FDAB" w14:textId="77777777" w:rsidR="001C699C" w:rsidRPr="00384588" w:rsidRDefault="001C699C">
      <w:pPr>
        <w:rPr>
          <w:rFonts w:ascii="Times New Roman" w:eastAsia="Roboto" w:hAnsi="Times New Roman" w:cs="Times New Roman"/>
          <w:sz w:val="24"/>
          <w:szCs w:val="24"/>
        </w:rPr>
      </w:pPr>
    </w:p>
    <w:p w14:paraId="55BD583F" w14:textId="77777777" w:rsidR="001C699C" w:rsidRPr="00384588" w:rsidRDefault="00000000">
      <w:pPr>
        <w:rPr>
          <w:rFonts w:ascii="Times New Roman" w:eastAsia="Roboto" w:hAnsi="Times New Roman" w:cs="Times New Roman"/>
          <w:b/>
          <w:bCs/>
          <w:color w:val="242424"/>
          <w:sz w:val="34"/>
          <w:szCs w:val="34"/>
        </w:rPr>
      </w:pPr>
      <w:r w:rsidRPr="00384588">
        <w:rPr>
          <w:rFonts w:ascii="Times New Roman" w:eastAsia="Roboto" w:hAnsi="Times New Roman" w:cs="Times New Roman"/>
          <w:b/>
          <w:bCs/>
          <w:color w:val="242424"/>
          <w:sz w:val="34"/>
          <w:szCs w:val="34"/>
        </w:rPr>
        <w:t>Associate Editor</w:t>
      </w:r>
    </w:p>
    <w:p w14:paraId="5BEF3B88" w14:textId="77777777" w:rsidR="001C699C" w:rsidRPr="00384588" w:rsidRDefault="001C699C">
      <w:pPr>
        <w:rPr>
          <w:rFonts w:ascii="Times New Roman" w:eastAsia="Roboto" w:hAnsi="Times New Roman" w:cs="Times New Roman"/>
          <w:sz w:val="24"/>
          <w:szCs w:val="24"/>
        </w:rPr>
      </w:pPr>
    </w:p>
    <w:p w14:paraId="03CBB7A9"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As associate editor, my primary reservation involves the overall length of the submission. The paper contains a series of artificial breaks that would reduce the length if removed, but the text continues to exceed the </w:t>
      </w:r>
      <w:proofErr w:type="gramStart"/>
      <w:r w:rsidRPr="00384588">
        <w:rPr>
          <w:rFonts w:ascii="Times New Roman" w:eastAsia="Roboto" w:hAnsi="Times New Roman" w:cs="Times New Roman"/>
          <w:color w:val="242424"/>
          <w:sz w:val="24"/>
          <w:szCs w:val="24"/>
        </w:rPr>
        <w:t>30 page</w:t>
      </w:r>
      <w:proofErr w:type="gramEnd"/>
      <w:r w:rsidRPr="00384588">
        <w:rPr>
          <w:rFonts w:ascii="Times New Roman" w:eastAsia="Roboto" w:hAnsi="Times New Roman" w:cs="Times New Roman"/>
          <w:color w:val="242424"/>
          <w:sz w:val="24"/>
          <w:szCs w:val="24"/>
        </w:rPr>
        <w:t xml:space="preserve"> limit set in guidelines for ASSESSMENT (i.e., 30 pages of text excluding Title Page, Abstract, Tables, Figures, Footnotes and Reference list). While the submission is well written and the response to feedback provided in the initial round of reviews was excellent, portions of the text could be streamlined to bring the paper more in line with parameters set by the journal. </w:t>
      </w:r>
    </w:p>
    <w:p w14:paraId="39518D69" w14:textId="77777777" w:rsidR="001C699C" w:rsidRPr="00384588" w:rsidRDefault="001C699C">
      <w:pPr>
        <w:rPr>
          <w:rFonts w:ascii="Times New Roman" w:eastAsia="Roboto" w:hAnsi="Times New Roman" w:cs="Times New Roman"/>
          <w:color w:val="242424"/>
          <w:sz w:val="24"/>
          <w:szCs w:val="24"/>
        </w:rPr>
      </w:pPr>
    </w:p>
    <w:p w14:paraId="08AAC5C5" w14:textId="3972D64A" w:rsidR="001C699C" w:rsidRPr="00384588" w:rsidRDefault="00000000" w:rsidP="00384588">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We thank the associate editor for the acknowledgement and the positive feedback for our revised </w:t>
      </w:r>
      <w:proofErr w:type="gramStart"/>
      <w:r w:rsidRPr="00384588">
        <w:rPr>
          <w:rFonts w:ascii="Times New Roman" w:eastAsia="Roboto" w:hAnsi="Times New Roman" w:cs="Times New Roman"/>
          <w:color w:val="1A1A1A"/>
          <w:sz w:val="24"/>
          <w:szCs w:val="24"/>
        </w:rPr>
        <w:t>manuscript</w:t>
      </w:r>
      <w:proofErr w:type="gramEnd"/>
      <w:r w:rsidRPr="00384588">
        <w:rPr>
          <w:rFonts w:ascii="Times New Roman" w:eastAsia="Roboto" w:hAnsi="Times New Roman" w:cs="Times New Roman"/>
          <w:color w:val="1A1A1A"/>
          <w:sz w:val="24"/>
          <w:szCs w:val="24"/>
        </w:rPr>
        <w:t xml:space="preserve"> and we acknowledge the need </w:t>
      </w:r>
      <w:r w:rsidR="00384588">
        <w:rPr>
          <w:rFonts w:ascii="Times New Roman" w:eastAsia="Roboto" w:hAnsi="Times New Roman" w:cs="Times New Roman"/>
          <w:color w:val="1A1A1A"/>
          <w:sz w:val="24"/>
          <w:szCs w:val="24"/>
        </w:rPr>
        <w:t>for a shorter length</w:t>
      </w:r>
      <w:r w:rsidRPr="00384588">
        <w:rPr>
          <w:rFonts w:ascii="Times New Roman" w:eastAsia="Roboto" w:hAnsi="Times New Roman" w:cs="Times New Roman"/>
          <w:color w:val="1A1A1A"/>
          <w:sz w:val="24"/>
          <w:szCs w:val="24"/>
        </w:rPr>
        <w:t xml:space="preserve">. </w:t>
      </w:r>
      <w:proofErr w:type="gramStart"/>
      <w:r w:rsidRPr="00384588">
        <w:rPr>
          <w:rFonts w:ascii="Times New Roman" w:eastAsia="Roboto" w:hAnsi="Times New Roman" w:cs="Times New Roman"/>
          <w:color w:val="1A1A1A"/>
          <w:sz w:val="24"/>
          <w:szCs w:val="24"/>
        </w:rPr>
        <w:t>In particular</w:t>
      </w:r>
      <w:r w:rsidR="00384588">
        <w:rPr>
          <w:rFonts w:ascii="Times New Roman" w:eastAsia="Roboto" w:hAnsi="Times New Roman" w:cs="Times New Roman"/>
          <w:color w:val="1A1A1A"/>
          <w:sz w:val="24"/>
          <w:szCs w:val="24"/>
        </w:rPr>
        <w:t>,</w:t>
      </w:r>
      <w:r w:rsidRPr="00384588">
        <w:rPr>
          <w:rFonts w:ascii="Times New Roman" w:eastAsia="Roboto" w:hAnsi="Times New Roman" w:cs="Times New Roman"/>
          <w:color w:val="1A1A1A"/>
          <w:sz w:val="24"/>
          <w:szCs w:val="24"/>
        </w:rPr>
        <w:t xml:space="preserve"> we</w:t>
      </w:r>
      <w:proofErr w:type="gramEnd"/>
      <w:r w:rsidRPr="00384588">
        <w:rPr>
          <w:rFonts w:ascii="Times New Roman" w:eastAsia="Roboto" w:hAnsi="Times New Roman" w:cs="Times New Roman"/>
          <w:color w:val="1A1A1A"/>
          <w:sz w:val="24"/>
          <w:szCs w:val="24"/>
        </w:rPr>
        <w:t xml:space="preserve"> have now removed artificial breaks throughout the revised manuscript and streamlined several sections. </w:t>
      </w:r>
    </w:p>
    <w:p w14:paraId="1A71DB21" w14:textId="1FB0A846" w:rsidR="001C699C" w:rsidRPr="00384588" w:rsidRDefault="00000000" w:rsidP="00384588">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br/>
      </w:r>
      <w:r w:rsidR="00384588">
        <w:rPr>
          <w:rFonts w:ascii="Times New Roman" w:eastAsia="Roboto" w:hAnsi="Times New Roman" w:cs="Times New Roman"/>
          <w:color w:val="1A1A1A"/>
          <w:sz w:val="24"/>
          <w:szCs w:val="24"/>
        </w:rPr>
        <w:t>W</w:t>
      </w:r>
      <w:r w:rsidRPr="00384588">
        <w:rPr>
          <w:rFonts w:ascii="Times New Roman" w:eastAsia="Roboto" w:hAnsi="Times New Roman" w:cs="Times New Roman"/>
          <w:color w:val="1A1A1A"/>
          <w:sz w:val="24"/>
          <w:szCs w:val="24"/>
        </w:rPr>
        <w:t>e have now removed artificial breaks throughout the revised manuscript and streamlined several sections</w:t>
      </w:r>
      <w:r w:rsidR="00384588">
        <w:rPr>
          <w:rFonts w:ascii="Times New Roman" w:eastAsia="Roboto" w:hAnsi="Times New Roman" w:cs="Times New Roman"/>
          <w:color w:val="1A1A1A"/>
          <w:sz w:val="24"/>
          <w:szCs w:val="24"/>
        </w:rPr>
        <w:t>:</w:t>
      </w:r>
      <w:r w:rsidRPr="00384588">
        <w:rPr>
          <w:rFonts w:ascii="Times New Roman" w:eastAsia="Roboto" w:hAnsi="Times New Roman" w:cs="Times New Roman"/>
          <w:color w:val="1A1A1A"/>
          <w:sz w:val="24"/>
          <w:szCs w:val="24"/>
        </w:rPr>
        <w:t xml:space="preserve"> Specifically, we condensed the Introduction (line 102, 132-133) , merged ethics statements into their respective participant paragraphs (189-190, 380-381), merged several Study 1 paragraphs, condensed the Study 1 Discussion (347-351), condensed the Study 2 Lifestyle measures section (379-381), condensed the Study 2 Results (lines 529-532, 547-558), condensed the Study 2 Discussion (638-659), and removed a duplicate sentence from the Limitations and the Item Generation sections. </w:t>
      </w:r>
    </w:p>
    <w:p w14:paraId="47419D95" w14:textId="726F538C" w:rsidR="001C699C" w:rsidRPr="00384588" w:rsidRDefault="00000000" w:rsidP="00384588">
      <w:pPr>
        <w:shd w:val="clear" w:color="auto" w:fill="D6E3BC" w:themeFill="accent3" w:themeFillTint="66"/>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We have made a significant reduction in the overall page count from </w:t>
      </w:r>
      <w:r w:rsidRPr="00384588">
        <w:rPr>
          <w:rFonts w:ascii="Times New Roman" w:eastAsia="Roboto" w:hAnsi="Times New Roman" w:cs="Times New Roman"/>
          <w:b/>
          <w:bCs/>
          <w:color w:val="1A1A1A"/>
          <w:sz w:val="24"/>
          <w:szCs w:val="24"/>
        </w:rPr>
        <w:t>35 pages (excluding Title Page, Abstract, Tables, Figures, Footnotes and Reference list) to 31 pages</w:t>
      </w:r>
      <w:r w:rsidR="00384588">
        <w:rPr>
          <w:rFonts w:ascii="Times New Roman" w:eastAsia="Roboto" w:hAnsi="Times New Roman" w:cs="Times New Roman"/>
          <w:color w:val="1A1A1A"/>
          <w:sz w:val="24"/>
          <w:szCs w:val="24"/>
        </w:rPr>
        <w:t>, which we hope will be sufficient.</w:t>
      </w:r>
    </w:p>
    <w:p w14:paraId="3B47340C" w14:textId="77777777" w:rsidR="001C699C" w:rsidRPr="00384588" w:rsidRDefault="001C699C">
      <w:pPr>
        <w:rPr>
          <w:rFonts w:ascii="Times New Roman" w:eastAsia="Roboto" w:hAnsi="Times New Roman" w:cs="Times New Roman"/>
          <w:color w:val="242424"/>
          <w:sz w:val="24"/>
          <w:szCs w:val="24"/>
        </w:rPr>
      </w:pPr>
    </w:p>
    <w:p w14:paraId="35A47ECF" w14:textId="77777777" w:rsidR="001C699C"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From my own read, the hanging set of measures listed on pg. 6 could be presented more efficiently. </w:t>
      </w:r>
    </w:p>
    <w:p w14:paraId="2FD71A9D" w14:textId="77777777" w:rsidR="00384588" w:rsidRPr="00384588" w:rsidRDefault="00384588">
      <w:pPr>
        <w:rPr>
          <w:rFonts w:ascii="Times New Roman" w:eastAsia="Roboto" w:hAnsi="Times New Roman" w:cs="Times New Roman"/>
          <w:color w:val="242424"/>
          <w:sz w:val="24"/>
          <w:szCs w:val="24"/>
        </w:rPr>
      </w:pPr>
    </w:p>
    <w:p w14:paraId="451527C7" w14:textId="6A05C0E7" w:rsidR="001C699C" w:rsidRDefault="00000000" w:rsidP="00384588">
      <w:pPr>
        <w:shd w:val="clear" w:color="auto" w:fill="D6E3BC" w:themeFill="accent3" w:themeFillTint="66"/>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We have now addressed this (see lines 71-76). </w:t>
      </w:r>
    </w:p>
    <w:p w14:paraId="4691E56A" w14:textId="77777777" w:rsidR="00384588" w:rsidRPr="00384588" w:rsidRDefault="00384588" w:rsidP="00384588">
      <w:pPr>
        <w:shd w:val="clear" w:color="auto" w:fill="D6E3BC" w:themeFill="accent3" w:themeFillTint="66"/>
        <w:rPr>
          <w:rFonts w:ascii="Times New Roman" w:eastAsia="Roboto" w:hAnsi="Times New Roman" w:cs="Times New Roman"/>
          <w:color w:val="242424"/>
          <w:sz w:val="24"/>
          <w:szCs w:val="24"/>
        </w:rPr>
      </w:pPr>
    </w:p>
    <w:p w14:paraId="57A3DE40"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lastRenderedPageBreak/>
        <w:t xml:space="preserve">Discussion 1 and Discussion 2 may be additional targets for possible streamlining. </w:t>
      </w:r>
    </w:p>
    <w:p w14:paraId="449218BD" w14:textId="77777777" w:rsidR="001C699C" w:rsidRPr="00384588" w:rsidRDefault="001C699C">
      <w:pPr>
        <w:rPr>
          <w:rFonts w:ascii="Times New Roman" w:eastAsia="Roboto" w:hAnsi="Times New Roman" w:cs="Times New Roman"/>
          <w:color w:val="242424"/>
          <w:sz w:val="24"/>
          <w:szCs w:val="24"/>
        </w:rPr>
      </w:pPr>
    </w:p>
    <w:p w14:paraId="33CBDC2F" w14:textId="77777777" w:rsidR="001C699C" w:rsidRPr="00384588" w:rsidRDefault="00000000" w:rsidP="00384588">
      <w:pPr>
        <w:shd w:val="clear" w:color="auto" w:fill="D6E3BC" w:themeFill="accent3" w:themeFillTint="66"/>
        <w:rPr>
          <w:rFonts w:ascii="Times New Roman" w:eastAsia="Roboto" w:hAnsi="Times New Roman" w:cs="Times New Roman"/>
          <w:color w:val="242424"/>
          <w:sz w:val="24"/>
          <w:szCs w:val="24"/>
        </w:rPr>
      </w:pPr>
      <w:r w:rsidRPr="00384588">
        <w:rPr>
          <w:rFonts w:ascii="Times New Roman" w:eastAsia="Roboto" w:hAnsi="Times New Roman" w:cs="Times New Roman"/>
          <w:color w:val="1A1A1A"/>
          <w:sz w:val="24"/>
          <w:szCs w:val="24"/>
        </w:rPr>
        <w:t>We have now addressed this by condensing the Study 1 Discussion (see lines 347-351) and the Study 2 Discussion from four paragraphs to two (see lines 638-659).</w:t>
      </w:r>
      <w:r w:rsidRPr="00384588">
        <w:rPr>
          <w:rFonts w:ascii="Times New Roman" w:eastAsia="Roboto" w:hAnsi="Times New Roman" w:cs="Times New Roman"/>
          <w:color w:val="242424"/>
          <w:sz w:val="24"/>
          <w:szCs w:val="24"/>
        </w:rPr>
        <w:t xml:space="preserve"> </w:t>
      </w:r>
    </w:p>
    <w:p w14:paraId="2ECAC287" w14:textId="77777777" w:rsidR="001C699C" w:rsidRPr="00384588" w:rsidRDefault="001C699C">
      <w:pPr>
        <w:rPr>
          <w:rFonts w:ascii="Times New Roman" w:eastAsia="Roboto" w:hAnsi="Times New Roman" w:cs="Times New Roman"/>
          <w:color w:val="242424"/>
          <w:sz w:val="24"/>
          <w:szCs w:val="24"/>
        </w:rPr>
      </w:pPr>
    </w:p>
    <w:p w14:paraId="33958B83"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Further, sections involving the introduction and analysis of Mint variations could be removed entirely given that short-form versions are not addressed in the Introduction or discussed in the Discussion. </w:t>
      </w:r>
    </w:p>
    <w:p w14:paraId="0B15EB99" w14:textId="77777777" w:rsidR="001C699C" w:rsidRPr="00384588" w:rsidRDefault="001C699C">
      <w:pPr>
        <w:rPr>
          <w:rFonts w:ascii="Times New Roman" w:eastAsia="Roboto" w:hAnsi="Times New Roman" w:cs="Times New Roman"/>
          <w:color w:val="242424"/>
          <w:sz w:val="24"/>
          <w:szCs w:val="24"/>
        </w:rPr>
      </w:pPr>
    </w:p>
    <w:p w14:paraId="62FBF93D" w14:textId="4473A243" w:rsidR="001C699C" w:rsidRPr="00384588" w:rsidRDefault="00000000" w:rsidP="00384588">
      <w:pPr>
        <w:shd w:val="clear" w:color="auto" w:fill="D6E3BC" w:themeFill="accent3" w:themeFillTint="66"/>
        <w:rPr>
          <w:rFonts w:ascii="Times New Roman" w:eastAsia="Roboto" w:hAnsi="Times New Roman" w:cs="Times New Roman"/>
          <w:color w:val="242424"/>
          <w:sz w:val="24"/>
          <w:szCs w:val="24"/>
        </w:rPr>
      </w:pPr>
      <w:r w:rsidRPr="00384588">
        <w:rPr>
          <w:rFonts w:ascii="Times New Roman" w:eastAsia="Roboto" w:hAnsi="Times New Roman" w:cs="Times New Roman"/>
          <w:color w:val="1A1A1A"/>
          <w:sz w:val="24"/>
          <w:szCs w:val="24"/>
        </w:rPr>
        <w:t xml:space="preserve">We agree that the Mint variants are an area worth removing given their little impact on the overall paper. We have now excluded them from the manuscript and from figures 6 and 7. A brief mention has been retained </w:t>
      </w:r>
      <w:r w:rsidR="00384588">
        <w:rPr>
          <w:rFonts w:ascii="Times New Roman" w:eastAsia="Roboto" w:hAnsi="Times New Roman" w:cs="Times New Roman"/>
          <w:color w:val="1A1A1A"/>
          <w:sz w:val="24"/>
          <w:szCs w:val="24"/>
        </w:rPr>
        <w:t xml:space="preserve">a sentence </w:t>
      </w:r>
      <w:r w:rsidRPr="00384588">
        <w:rPr>
          <w:rFonts w:ascii="Times New Roman" w:eastAsia="Roboto" w:hAnsi="Times New Roman" w:cs="Times New Roman"/>
          <w:color w:val="1A1A1A"/>
          <w:sz w:val="24"/>
          <w:szCs w:val="24"/>
        </w:rPr>
        <w:t xml:space="preserve">in the Limitations section (lines 690-692), noting that preliminary analyses of abbreviated Mint versions </w:t>
      </w:r>
      <w:r w:rsidR="00384588">
        <w:rPr>
          <w:rFonts w:ascii="Times New Roman" w:eastAsia="Roboto" w:hAnsi="Times New Roman" w:cs="Times New Roman"/>
          <w:color w:val="1A1A1A"/>
          <w:sz w:val="24"/>
          <w:szCs w:val="24"/>
        </w:rPr>
        <w:t xml:space="preserve">point to a worthwhile formal validation </w:t>
      </w:r>
      <w:proofErr w:type="gramStart"/>
      <w:r w:rsidR="00384588">
        <w:rPr>
          <w:rFonts w:ascii="Times New Roman" w:eastAsia="Roboto" w:hAnsi="Times New Roman" w:cs="Times New Roman"/>
          <w:color w:val="1A1A1A"/>
          <w:sz w:val="24"/>
          <w:szCs w:val="24"/>
        </w:rPr>
        <w:t xml:space="preserve">in </w:t>
      </w:r>
      <w:r w:rsidRPr="00384588">
        <w:rPr>
          <w:rFonts w:ascii="Times New Roman" w:eastAsia="Roboto" w:hAnsi="Times New Roman" w:cs="Times New Roman"/>
          <w:color w:val="1A1A1A"/>
          <w:sz w:val="24"/>
          <w:szCs w:val="24"/>
        </w:rPr>
        <w:t xml:space="preserve"> future</w:t>
      </w:r>
      <w:proofErr w:type="gramEnd"/>
      <w:r w:rsidRPr="00384588">
        <w:rPr>
          <w:rFonts w:ascii="Times New Roman" w:eastAsia="Roboto" w:hAnsi="Times New Roman" w:cs="Times New Roman"/>
          <w:color w:val="1A1A1A"/>
          <w:sz w:val="24"/>
          <w:szCs w:val="24"/>
        </w:rPr>
        <w:t xml:space="preserve"> work.</w:t>
      </w:r>
    </w:p>
    <w:p w14:paraId="77957CE3" w14:textId="77777777" w:rsidR="001C699C" w:rsidRPr="00384588" w:rsidRDefault="001C699C">
      <w:pPr>
        <w:rPr>
          <w:rFonts w:ascii="Times New Roman" w:eastAsia="Roboto" w:hAnsi="Times New Roman" w:cs="Times New Roman"/>
          <w:color w:val="242424"/>
          <w:sz w:val="24"/>
          <w:szCs w:val="24"/>
        </w:rPr>
      </w:pPr>
    </w:p>
    <w:p w14:paraId="3CE5079A"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I would also ask that you review the text carefully for language tying psychometric characteristics to physical instruments as opposed to features of the interpretation and use of scores. This is a technical issue but an important one that dovetails with comments by Reviewer 2.</w:t>
      </w:r>
    </w:p>
    <w:p w14:paraId="39617198" w14:textId="77777777" w:rsidR="001C699C" w:rsidRPr="00384588" w:rsidRDefault="001C699C">
      <w:pPr>
        <w:rPr>
          <w:rFonts w:ascii="Times New Roman" w:eastAsia="Roboto" w:hAnsi="Times New Roman" w:cs="Times New Roman"/>
          <w:color w:val="242424"/>
          <w:sz w:val="24"/>
          <w:szCs w:val="24"/>
        </w:rPr>
      </w:pPr>
    </w:p>
    <w:p w14:paraId="6A4F951B" w14:textId="33CE1A6A"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We believe we have now resolved this issue by reframing psychometric properties to the scores and not the </w:t>
      </w:r>
      <w:proofErr w:type="gramStart"/>
      <w:r w:rsidRPr="00384588">
        <w:rPr>
          <w:rFonts w:ascii="Times New Roman" w:eastAsia="Roboto" w:hAnsi="Times New Roman" w:cs="Times New Roman"/>
          <w:color w:val="1A1A1A"/>
          <w:sz w:val="24"/>
          <w:szCs w:val="24"/>
        </w:rPr>
        <w:t>scale in itself</w:t>
      </w:r>
      <w:proofErr w:type="gramEnd"/>
      <w:r w:rsidRPr="00384588">
        <w:rPr>
          <w:rFonts w:ascii="Times New Roman" w:eastAsia="Roboto" w:hAnsi="Times New Roman" w:cs="Times New Roman"/>
          <w:color w:val="1A1A1A"/>
          <w:sz w:val="24"/>
          <w:szCs w:val="24"/>
        </w:rPr>
        <w:t>. The following changes were made throughout the manuscript:</w:t>
      </w:r>
    </w:p>
    <w:p w14:paraId="0A181231"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132-133: </w:t>
      </w:r>
      <w:proofErr w:type="gramStart"/>
      <w:r w:rsidRPr="00384588">
        <w:rPr>
          <w:rFonts w:ascii="Times New Roman" w:eastAsia="Roboto" w:hAnsi="Times New Roman" w:cs="Times New Roman"/>
          <w:color w:val="1A1A1A"/>
          <w:sz w:val="24"/>
          <w:szCs w:val="24"/>
        </w:rPr>
        <w:t>“..</w:t>
      </w:r>
      <w:proofErr w:type="gramEnd"/>
      <w:r w:rsidRPr="00384588">
        <w:rPr>
          <w:rFonts w:ascii="Times New Roman" w:eastAsia="Roboto" w:hAnsi="Times New Roman" w:cs="Times New Roman"/>
          <w:color w:val="1A1A1A"/>
          <w:sz w:val="24"/>
          <w:szCs w:val="24"/>
        </w:rPr>
        <w:t xml:space="preserve">version of the Mint against the established interoception questionnaires, </w:t>
      </w:r>
      <w:r w:rsidRPr="00384588">
        <w:rPr>
          <w:rFonts w:ascii="Times New Roman" w:eastAsia="Roboto" w:hAnsi="Times New Roman" w:cs="Times New Roman"/>
          <w:b/>
          <w:bCs/>
          <w:color w:val="1A1A1A"/>
          <w:sz w:val="24"/>
          <w:szCs w:val="24"/>
        </w:rPr>
        <w:t xml:space="preserve">demonstrating that Mint scores have a robust structure and predictive validity for a range of </w:t>
      </w:r>
      <w:proofErr w:type="gramStart"/>
      <w:r w:rsidRPr="00384588">
        <w:rPr>
          <w:rFonts w:ascii="Times New Roman" w:eastAsia="Roboto" w:hAnsi="Times New Roman" w:cs="Times New Roman"/>
          <w:b/>
          <w:bCs/>
          <w:color w:val="1A1A1A"/>
          <w:sz w:val="24"/>
          <w:szCs w:val="24"/>
        </w:rPr>
        <w:t>clinically-relevant</w:t>
      </w:r>
      <w:proofErr w:type="gramEnd"/>
      <w:r w:rsidRPr="00384588">
        <w:rPr>
          <w:rFonts w:ascii="Times New Roman" w:eastAsia="Roboto" w:hAnsi="Times New Roman" w:cs="Times New Roman"/>
          <w:b/>
          <w:bCs/>
          <w:color w:val="1A1A1A"/>
          <w:sz w:val="24"/>
          <w:szCs w:val="24"/>
        </w:rPr>
        <w:t xml:space="preserve"> outcomes</w:t>
      </w:r>
      <w:r w:rsidRPr="00384588">
        <w:rPr>
          <w:rFonts w:ascii="Times New Roman" w:eastAsia="Roboto" w:hAnsi="Times New Roman" w:cs="Times New Roman"/>
          <w:color w:val="1A1A1A"/>
          <w:sz w:val="24"/>
          <w:szCs w:val="24"/>
        </w:rPr>
        <w:t>.”</w:t>
      </w:r>
    </w:p>
    <w:p w14:paraId="587E8C0F"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136-137: "…refining it into a </w:t>
      </w:r>
      <w:r w:rsidRPr="00384588">
        <w:rPr>
          <w:rFonts w:ascii="Times New Roman" w:eastAsia="Roboto" w:hAnsi="Times New Roman" w:cs="Times New Roman"/>
          <w:b/>
          <w:bCs/>
          <w:color w:val="1A1A1A"/>
          <w:sz w:val="24"/>
          <w:szCs w:val="24"/>
        </w:rPr>
        <w:t>scale yielding</w:t>
      </w:r>
      <w:r w:rsidRPr="00384588">
        <w:rPr>
          <w:rFonts w:ascii="Times New Roman" w:eastAsia="Roboto" w:hAnsi="Times New Roman" w:cs="Times New Roman"/>
          <w:color w:val="1A1A1A"/>
          <w:sz w:val="24"/>
          <w:szCs w:val="24"/>
        </w:rPr>
        <w:t xml:space="preserve"> </w:t>
      </w:r>
      <w:r w:rsidRPr="00384588">
        <w:rPr>
          <w:rFonts w:ascii="Times New Roman" w:eastAsia="Roboto" w:hAnsi="Times New Roman" w:cs="Times New Roman"/>
          <w:b/>
          <w:bCs/>
          <w:color w:val="1A1A1A"/>
          <w:sz w:val="24"/>
          <w:szCs w:val="24"/>
        </w:rPr>
        <w:t>psychometrically robust scores</w:t>
      </w:r>
      <w:r w:rsidRPr="00384588">
        <w:rPr>
          <w:rFonts w:ascii="Times New Roman" w:eastAsia="Roboto" w:hAnsi="Times New Roman" w:cs="Times New Roman"/>
          <w:color w:val="1A1A1A"/>
          <w:sz w:val="24"/>
          <w:szCs w:val="24"/>
        </w:rPr>
        <w:t xml:space="preserve">." </w:t>
      </w:r>
    </w:p>
    <w:p w14:paraId="09D00660"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Line 355-356: "Study 2 then sought to e</w:t>
      </w:r>
      <w:r w:rsidRPr="00384588">
        <w:rPr>
          <w:rFonts w:ascii="Times New Roman" w:eastAsia="Roboto" w:hAnsi="Times New Roman" w:cs="Times New Roman"/>
          <w:b/>
          <w:bCs/>
          <w:color w:val="1A1A1A"/>
          <w:sz w:val="24"/>
          <w:szCs w:val="24"/>
        </w:rPr>
        <w:t>xamine the psychometric properties of Mint scores</w:t>
      </w:r>
      <w:r w:rsidRPr="00384588">
        <w:rPr>
          <w:rFonts w:ascii="Times New Roman" w:eastAsia="Roboto" w:hAnsi="Times New Roman" w:cs="Times New Roman"/>
          <w:color w:val="1A1A1A"/>
          <w:sz w:val="24"/>
          <w:szCs w:val="24"/>
        </w:rPr>
        <w:t>…"</w:t>
      </w:r>
    </w:p>
    <w:p w14:paraId="0C914C12"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360: "…we assessed </w:t>
      </w:r>
      <w:r w:rsidRPr="00384588">
        <w:rPr>
          <w:rFonts w:ascii="Times New Roman" w:eastAsia="Roboto" w:hAnsi="Times New Roman" w:cs="Times New Roman"/>
          <w:b/>
          <w:bCs/>
          <w:color w:val="1A1A1A"/>
          <w:sz w:val="24"/>
          <w:szCs w:val="24"/>
        </w:rPr>
        <w:t>the criterion validity of Mint scores</w:t>
      </w:r>
      <w:r w:rsidRPr="00384588">
        <w:rPr>
          <w:rFonts w:ascii="Times New Roman" w:eastAsia="Roboto" w:hAnsi="Times New Roman" w:cs="Times New Roman"/>
          <w:color w:val="1A1A1A"/>
          <w:sz w:val="24"/>
          <w:szCs w:val="24"/>
        </w:rPr>
        <w:t xml:space="preserve">…" </w:t>
      </w:r>
    </w:p>
    <w:p w14:paraId="3D20150C"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Lines 503-504: "The </w:t>
      </w:r>
      <w:r w:rsidRPr="00384588">
        <w:rPr>
          <w:rFonts w:ascii="Times New Roman" w:eastAsia="Roboto" w:hAnsi="Times New Roman" w:cs="Times New Roman"/>
          <w:b/>
          <w:bCs/>
          <w:color w:val="1A1A1A"/>
          <w:sz w:val="24"/>
          <w:szCs w:val="24"/>
        </w:rPr>
        <w:t>convergent validity of scores from</w:t>
      </w:r>
      <w:r w:rsidRPr="00384588">
        <w:rPr>
          <w:rFonts w:ascii="Times New Roman" w:eastAsia="Roboto" w:hAnsi="Times New Roman" w:cs="Times New Roman"/>
          <w:color w:val="1A1A1A"/>
          <w:sz w:val="24"/>
          <w:szCs w:val="24"/>
        </w:rPr>
        <w:t xml:space="preserve"> the final set of items was assessed…" </w:t>
      </w:r>
    </w:p>
    <w:p w14:paraId="12D44447"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Line 665: "</w:t>
      </w:r>
      <w:r w:rsidRPr="00384588">
        <w:rPr>
          <w:rFonts w:ascii="Times New Roman" w:eastAsia="Roboto" w:hAnsi="Times New Roman" w:cs="Times New Roman"/>
          <w:b/>
          <w:bCs/>
          <w:color w:val="1A1A1A"/>
          <w:sz w:val="24"/>
          <w:szCs w:val="24"/>
        </w:rPr>
        <w:t>Mint scores are psychometrically robust</w:t>
      </w:r>
      <w:r w:rsidRPr="00384588">
        <w:rPr>
          <w:rFonts w:ascii="Times New Roman" w:eastAsia="Roboto" w:hAnsi="Times New Roman" w:cs="Times New Roman"/>
          <w:color w:val="1A1A1A"/>
          <w:sz w:val="24"/>
          <w:szCs w:val="24"/>
        </w:rPr>
        <w:t>, reflecting a stable, hierarchical structure…"</w:t>
      </w:r>
    </w:p>
    <w:p w14:paraId="744C263D"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729-730: "…providing a </w:t>
      </w:r>
      <w:r w:rsidRPr="00384588">
        <w:rPr>
          <w:rFonts w:ascii="Times New Roman" w:eastAsia="Roboto" w:hAnsi="Times New Roman" w:cs="Times New Roman"/>
          <w:b/>
          <w:bCs/>
          <w:color w:val="1A1A1A"/>
          <w:sz w:val="24"/>
          <w:szCs w:val="24"/>
        </w:rPr>
        <w:t>structurally coherent, nuanced measure whose scores demonstrate strong convergent and criterion validity</w:t>
      </w:r>
      <w:r w:rsidRPr="00384588">
        <w:rPr>
          <w:rFonts w:ascii="Times New Roman" w:eastAsia="Roboto" w:hAnsi="Times New Roman" w:cs="Times New Roman"/>
          <w:color w:val="1A1A1A"/>
          <w:sz w:val="24"/>
          <w:szCs w:val="24"/>
        </w:rPr>
        <w:t xml:space="preserve">…" </w:t>
      </w:r>
    </w:p>
    <w:p w14:paraId="2863F92F"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Figure 1 caption: "…suggesting that </w:t>
      </w:r>
      <w:r w:rsidRPr="00384588">
        <w:rPr>
          <w:rFonts w:ascii="Times New Roman" w:eastAsia="Roboto" w:hAnsi="Times New Roman" w:cs="Times New Roman"/>
          <w:b/>
          <w:bCs/>
          <w:color w:val="1A1A1A"/>
          <w:sz w:val="24"/>
          <w:szCs w:val="24"/>
        </w:rPr>
        <w:t>Mint scores are robust</w:t>
      </w:r>
      <w:r w:rsidRPr="00384588">
        <w:rPr>
          <w:rFonts w:ascii="Times New Roman" w:eastAsia="Roboto" w:hAnsi="Times New Roman" w:cs="Times New Roman"/>
          <w:color w:val="1A1A1A"/>
          <w:sz w:val="24"/>
          <w:szCs w:val="24"/>
        </w:rPr>
        <w:t xml:space="preserve"> to different presentation conditions…" </w:t>
      </w:r>
    </w:p>
    <w:p w14:paraId="1E5B3FD7" w14:textId="77777777" w:rsidR="001C699C" w:rsidRPr="00384588" w:rsidRDefault="00000000">
      <w:pPr>
        <w:shd w:val="clear" w:color="auto" w:fill="FFF2CC"/>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Figure 2 caption: "</w:t>
      </w:r>
      <w:r w:rsidRPr="00384588">
        <w:rPr>
          <w:rFonts w:ascii="Times New Roman" w:eastAsia="Roboto" w:hAnsi="Times New Roman" w:cs="Times New Roman"/>
          <w:b/>
          <w:bCs/>
          <w:color w:val="1A1A1A"/>
          <w:sz w:val="24"/>
          <w:szCs w:val="24"/>
        </w:rPr>
        <w:t>Score reliability at the item level</w:t>
      </w:r>
      <w:r w:rsidRPr="00384588">
        <w:rPr>
          <w:rFonts w:ascii="Times New Roman" w:eastAsia="Roboto" w:hAnsi="Times New Roman" w:cs="Times New Roman"/>
          <w:color w:val="1A1A1A"/>
          <w:sz w:val="24"/>
          <w:szCs w:val="24"/>
        </w:rPr>
        <w:t xml:space="preserve"> can be quantified…" </w:t>
      </w:r>
    </w:p>
    <w:p w14:paraId="2DACE4B0" w14:textId="77777777" w:rsidR="001C699C" w:rsidRPr="00384588" w:rsidRDefault="001C699C">
      <w:pPr>
        <w:shd w:val="clear" w:color="auto" w:fill="FFF2CC"/>
        <w:rPr>
          <w:rFonts w:ascii="Times New Roman" w:eastAsia="Roboto" w:hAnsi="Times New Roman" w:cs="Times New Roman"/>
          <w:color w:val="242424"/>
          <w:sz w:val="24"/>
          <w:szCs w:val="24"/>
        </w:rPr>
      </w:pPr>
    </w:p>
    <w:p w14:paraId="5CCDF5A6" w14:textId="77777777" w:rsidR="001C699C" w:rsidRPr="00384588" w:rsidRDefault="001C699C">
      <w:pPr>
        <w:rPr>
          <w:rFonts w:ascii="Times New Roman" w:eastAsia="Roboto" w:hAnsi="Times New Roman" w:cs="Times New Roman"/>
          <w:sz w:val="24"/>
          <w:szCs w:val="24"/>
        </w:rPr>
      </w:pPr>
    </w:p>
    <w:p w14:paraId="6455C69B"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Again, I appreciate the level of responsiveness to input from the initial review. I believe that the paper merits publication and is likely to make a positive contribution to the field. I am happy to move forward with potential acceptance pending the submission of a streamlined document that addresses remaining issues raised by reviewers. I will handle the review of final edits myself to help streamline the process.</w:t>
      </w:r>
    </w:p>
    <w:p w14:paraId="49B11853" w14:textId="77777777" w:rsidR="001C699C" w:rsidRPr="00384588" w:rsidRDefault="001C699C">
      <w:pPr>
        <w:rPr>
          <w:rFonts w:ascii="Times New Roman" w:eastAsia="Roboto" w:hAnsi="Times New Roman" w:cs="Times New Roman"/>
          <w:color w:val="242424"/>
          <w:sz w:val="24"/>
          <w:szCs w:val="24"/>
        </w:rPr>
      </w:pPr>
    </w:p>
    <w:p w14:paraId="29FF1733" w14:textId="77777777" w:rsidR="001C699C" w:rsidRPr="00384588" w:rsidRDefault="00000000" w:rsidP="00384588">
      <w:pPr>
        <w:shd w:val="clear" w:color="auto" w:fill="D6E3BC" w:themeFill="accent3" w:themeFillTint="66"/>
        <w:rPr>
          <w:rFonts w:ascii="Times New Roman" w:eastAsia="Roboto" w:hAnsi="Times New Roman" w:cs="Times New Roman"/>
          <w:color w:val="242424"/>
          <w:sz w:val="24"/>
          <w:szCs w:val="24"/>
        </w:rPr>
      </w:pPr>
      <w:r w:rsidRPr="00384588">
        <w:rPr>
          <w:rFonts w:ascii="Times New Roman" w:eastAsia="Roboto" w:hAnsi="Times New Roman" w:cs="Times New Roman"/>
          <w:color w:val="1A1A1A"/>
          <w:sz w:val="24"/>
          <w:szCs w:val="24"/>
        </w:rPr>
        <w:t>We sincerely thank the associate editor for the positive feedback and the recognition of our work and the possibility that our paper will make a positive contribution to the field.</w:t>
      </w:r>
      <w:r w:rsidRPr="00384588">
        <w:rPr>
          <w:rFonts w:ascii="Times New Roman" w:eastAsia="Roboto" w:hAnsi="Times New Roman" w:cs="Times New Roman"/>
          <w:color w:val="242424"/>
          <w:sz w:val="24"/>
          <w:szCs w:val="24"/>
        </w:rPr>
        <w:t xml:space="preserve"> </w:t>
      </w:r>
    </w:p>
    <w:p w14:paraId="3A29BA59" w14:textId="77777777" w:rsidR="001C699C" w:rsidRPr="00384588" w:rsidRDefault="001C699C" w:rsidP="00384588">
      <w:pPr>
        <w:shd w:val="clear" w:color="auto" w:fill="D6E3BC" w:themeFill="accent3" w:themeFillTint="66"/>
        <w:rPr>
          <w:rFonts w:ascii="Times New Roman" w:eastAsia="Roboto" w:hAnsi="Times New Roman" w:cs="Times New Roman"/>
          <w:sz w:val="24"/>
          <w:szCs w:val="24"/>
        </w:rPr>
      </w:pPr>
    </w:p>
    <w:p w14:paraId="6DDEB25C" w14:textId="77777777" w:rsidR="001C699C" w:rsidRPr="00384588" w:rsidRDefault="001C699C">
      <w:pPr>
        <w:rPr>
          <w:rFonts w:ascii="Times New Roman" w:eastAsia="Roboto" w:hAnsi="Times New Roman" w:cs="Times New Roman"/>
          <w:sz w:val="24"/>
          <w:szCs w:val="24"/>
        </w:rPr>
      </w:pPr>
    </w:p>
    <w:p w14:paraId="136D5EF2" w14:textId="77777777" w:rsidR="001C699C" w:rsidRPr="00384588" w:rsidRDefault="00000000">
      <w:pPr>
        <w:rPr>
          <w:rFonts w:ascii="Times New Roman" w:eastAsia="Roboto" w:hAnsi="Times New Roman" w:cs="Times New Roman"/>
          <w:b/>
          <w:bCs/>
          <w:color w:val="242424"/>
          <w:sz w:val="34"/>
          <w:szCs w:val="34"/>
        </w:rPr>
      </w:pPr>
      <w:r w:rsidRPr="00384588">
        <w:rPr>
          <w:rFonts w:ascii="Times New Roman" w:eastAsia="Roboto" w:hAnsi="Times New Roman" w:cs="Times New Roman"/>
          <w:b/>
          <w:bCs/>
          <w:color w:val="242424"/>
          <w:sz w:val="34"/>
          <w:szCs w:val="34"/>
        </w:rPr>
        <w:t>Reviewer 1</w:t>
      </w:r>
    </w:p>
    <w:p w14:paraId="65E03690" w14:textId="77777777" w:rsidR="001C699C" w:rsidRPr="00384588" w:rsidRDefault="001C699C">
      <w:pPr>
        <w:rPr>
          <w:rFonts w:ascii="Times New Roman" w:eastAsia="Roboto" w:hAnsi="Times New Roman" w:cs="Times New Roman"/>
          <w:sz w:val="24"/>
          <w:szCs w:val="24"/>
        </w:rPr>
      </w:pPr>
    </w:p>
    <w:p w14:paraId="659A2B8B"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Comments to the Author</w:t>
      </w:r>
    </w:p>
    <w:p w14:paraId="66856FA6"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First, I would like to thank the authors for the revisions that they have made on this manuscript. I believe that the current manuscript is notably stronger and clearer than the initial version. </w:t>
      </w:r>
      <w:proofErr w:type="gramStart"/>
      <w:r w:rsidRPr="00384588">
        <w:rPr>
          <w:rFonts w:ascii="Times New Roman" w:eastAsia="Roboto" w:hAnsi="Times New Roman" w:cs="Times New Roman"/>
          <w:color w:val="242424"/>
          <w:sz w:val="24"/>
          <w:szCs w:val="24"/>
        </w:rPr>
        <w:t>In particular, I’m</w:t>
      </w:r>
      <w:proofErr w:type="gramEnd"/>
      <w:r w:rsidRPr="00384588">
        <w:rPr>
          <w:rFonts w:ascii="Times New Roman" w:eastAsia="Roboto" w:hAnsi="Times New Roman" w:cs="Times New Roman"/>
          <w:color w:val="242424"/>
          <w:sz w:val="24"/>
          <w:szCs w:val="24"/>
        </w:rPr>
        <w:t xml:space="preserve"> appreciative of the amount of effort the authors put into reanalysis based on my initial comments. In general, the authors have been quite responsive to my comments.</w:t>
      </w:r>
    </w:p>
    <w:p w14:paraId="281932AF" w14:textId="77777777" w:rsidR="001C699C" w:rsidRPr="00384588" w:rsidRDefault="001C699C">
      <w:pPr>
        <w:rPr>
          <w:rFonts w:ascii="Times New Roman" w:eastAsia="Roboto" w:hAnsi="Times New Roman" w:cs="Times New Roman"/>
          <w:color w:val="242424"/>
          <w:sz w:val="24"/>
          <w:szCs w:val="24"/>
        </w:rPr>
      </w:pPr>
    </w:p>
    <w:p w14:paraId="69BA3552"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 xml:space="preserve">I do have two remaining (very) minor comments regarding the interpretations of the predictive performance of mental health outcomes (page 33) after the requested revisions. I also have one comment about the reporting of gender differences in response to my comment 7. I believe these comments can be addressed in the </w:t>
      </w:r>
      <w:proofErr w:type="gramStart"/>
      <w:r w:rsidRPr="00384588">
        <w:rPr>
          <w:rFonts w:ascii="Times New Roman" w:eastAsia="Roboto" w:hAnsi="Times New Roman" w:cs="Times New Roman"/>
          <w:color w:val="242424"/>
          <w:sz w:val="24"/>
          <w:szCs w:val="24"/>
        </w:rPr>
        <w:t>copy editing</w:t>
      </w:r>
      <w:proofErr w:type="gramEnd"/>
      <w:r w:rsidRPr="00384588">
        <w:rPr>
          <w:rFonts w:ascii="Times New Roman" w:eastAsia="Roboto" w:hAnsi="Times New Roman" w:cs="Times New Roman"/>
          <w:color w:val="242424"/>
          <w:sz w:val="24"/>
          <w:szCs w:val="24"/>
        </w:rPr>
        <w:t xml:space="preserve"> stage and do not require additional review.</w:t>
      </w:r>
    </w:p>
    <w:p w14:paraId="279C6B26" w14:textId="77777777" w:rsidR="001C699C" w:rsidRPr="00384588" w:rsidRDefault="001C699C">
      <w:pPr>
        <w:rPr>
          <w:rFonts w:ascii="Times New Roman" w:eastAsia="Roboto" w:hAnsi="Times New Roman" w:cs="Times New Roman"/>
          <w:color w:val="242424"/>
          <w:sz w:val="24"/>
          <w:szCs w:val="24"/>
        </w:rPr>
      </w:pPr>
    </w:p>
    <w:p w14:paraId="36C75AE9"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1.With the inclusion of bootstrapped CIs, the MINT and MAIA predict central sensitization symptoms equivalently (i.e., there isn’t evidence that MAIA out-predicts MINT in this domain anymore).</w:t>
      </w:r>
    </w:p>
    <w:p w14:paraId="18F768C6" w14:textId="77777777" w:rsidR="001C699C" w:rsidRPr="00384588" w:rsidRDefault="001C699C">
      <w:pPr>
        <w:rPr>
          <w:rFonts w:ascii="Times New Roman" w:eastAsia="Roboto" w:hAnsi="Times New Roman" w:cs="Times New Roman"/>
          <w:color w:val="242424"/>
          <w:sz w:val="24"/>
          <w:szCs w:val="24"/>
        </w:rPr>
      </w:pPr>
    </w:p>
    <w:p w14:paraId="667B3C62" w14:textId="77777777" w:rsidR="001C699C" w:rsidRPr="00384588" w:rsidRDefault="00000000" w:rsidP="00443992">
      <w:pPr>
        <w:shd w:val="clear" w:color="auto" w:fill="FBD4B4" w:themeFill="accent6"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We have now addressed this in the caption of Figure 6 and in the text.</w:t>
      </w:r>
    </w:p>
    <w:p w14:paraId="20C86E3E" w14:textId="5AD96281" w:rsidR="001C699C" w:rsidRPr="00384588" w:rsidRDefault="00000000" w:rsidP="00443992">
      <w:pPr>
        <w:shd w:val="clear" w:color="auto" w:fill="FBD4B4" w:themeFill="accent6"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Lines 628-629: "…with the exception of Central Sensitization, </w:t>
      </w:r>
      <w:r w:rsidRPr="00384588">
        <w:rPr>
          <w:rFonts w:ascii="Times New Roman" w:eastAsia="Roboto" w:hAnsi="Times New Roman" w:cs="Times New Roman"/>
          <w:b/>
          <w:bCs/>
          <w:color w:val="1A1A1A"/>
          <w:sz w:val="24"/>
          <w:szCs w:val="24"/>
        </w:rPr>
        <w:t xml:space="preserve">where the Mint and MAIA performed </w:t>
      </w:r>
      <w:del w:id="0" w:author="Dominique Makowski" w:date="2026-09-29T15:33:00Z" w16du:dateUtc="2026-09-29T14:33:00Z">
        <w:r w:rsidRPr="00384588" w:rsidDel="00B336A5">
          <w:rPr>
            <w:rFonts w:ascii="Times New Roman" w:eastAsia="Roboto" w:hAnsi="Times New Roman" w:cs="Times New Roman"/>
            <w:b/>
            <w:bCs/>
            <w:color w:val="1A1A1A"/>
            <w:sz w:val="24"/>
            <w:szCs w:val="24"/>
          </w:rPr>
          <w:delText>equivalently when accounting for uncertainty in the estimates</w:delText>
        </w:r>
      </w:del>
      <w:ins w:id="1" w:author="Dominique Makowski" w:date="2026-09-29T15:41:00Z" w16du:dateUtc="2026-09-29T14:41:00Z">
        <w:r w:rsidR="001F5870">
          <w:rPr>
            <w:rFonts w:ascii="Times New Roman" w:eastAsia="Roboto" w:hAnsi="Times New Roman" w:cs="Times New Roman"/>
            <w:b/>
            <w:bCs/>
            <w:color w:val="1A1A1A"/>
            <w:sz w:val="24"/>
            <w:szCs w:val="24"/>
          </w:rPr>
          <w:t>comparatively</w:t>
        </w:r>
      </w:ins>
      <w:r w:rsidRPr="00384588">
        <w:rPr>
          <w:rFonts w:ascii="Times New Roman" w:eastAsia="Roboto" w:hAnsi="Times New Roman" w:cs="Times New Roman"/>
          <w:color w:val="1A1A1A"/>
          <w:sz w:val="24"/>
          <w:szCs w:val="24"/>
        </w:rPr>
        <w:t xml:space="preserve">." </w:t>
      </w:r>
    </w:p>
    <w:p w14:paraId="443A16EA" w14:textId="5788D316" w:rsidR="001C699C" w:rsidRPr="00384588" w:rsidDel="001F5870" w:rsidRDefault="00000000" w:rsidP="00443992">
      <w:pPr>
        <w:shd w:val="clear" w:color="auto" w:fill="FBD4B4" w:themeFill="accent6" w:themeFillTint="66"/>
        <w:rPr>
          <w:del w:id="2" w:author="Dominique Makowski" w:date="2026-09-29T15:34:00Z" w16du:dateUtc="2026-09-29T14:34:00Z"/>
          <w:rFonts w:ascii="Times New Roman" w:eastAsia="Roboto" w:hAnsi="Times New Roman" w:cs="Times New Roman"/>
          <w:color w:val="242424"/>
          <w:sz w:val="24"/>
          <w:szCs w:val="24"/>
        </w:rPr>
      </w:pPr>
      <w:del w:id="3" w:author="Dominique Makowski" w:date="2026-09-29T15:34:00Z" w16du:dateUtc="2026-09-29T14:34:00Z">
        <w:r w:rsidRPr="00384588" w:rsidDel="001F5870">
          <w:rPr>
            <w:rFonts w:ascii="Times New Roman" w:eastAsia="Roboto" w:hAnsi="Times New Roman" w:cs="Times New Roman"/>
            <w:color w:val="1A1A1A"/>
            <w:sz w:val="24"/>
            <w:szCs w:val="24"/>
          </w:rPr>
          <w:delText xml:space="preserve">Figure 6 caption: "…performed better for mood disorders. </w:delText>
        </w:r>
        <w:r w:rsidRPr="00384588" w:rsidDel="001F5870">
          <w:rPr>
            <w:rFonts w:ascii="Times New Roman" w:eastAsia="Roboto" w:hAnsi="Times New Roman" w:cs="Times New Roman"/>
            <w:b/>
            <w:bCs/>
            <w:color w:val="1A1A1A"/>
            <w:sz w:val="24"/>
            <w:szCs w:val="24"/>
          </w:rPr>
          <w:delText>However, the Mint and MAIA performed equivalently for central sensitization when accounting for uncertainty in the estimates.</w:delText>
        </w:r>
        <w:r w:rsidRPr="00384588" w:rsidDel="001F5870">
          <w:rPr>
            <w:rFonts w:ascii="Times New Roman" w:eastAsia="Roboto" w:hAnsi="Times New Roman" w:cs="Times New Roman"/>
            <w:color w:val="1A1A1A"/>
            <w:sz w:val="24"/>
            <w:szCs w:val="24"/>
          </w:rPr>
          <w:delText xml:space="preserve">" </w:delText>
        </w:r>
      </w:del>
      <w:ins w:id="4" w:author="Dominique Makowski" w:date="2026-09-29T15:41:00Z" w16du:dateUtc="2026-09-29T14:41:00Z">
        <w:r w:rsidR="001F5870">
          <w:rPr>
            <w:rFonts w:ascii="Times New Roman" w:eastAsia="Roboto" w:hAnsi="Times New Roman" w:cs="Times New Roman"/>
            <w:color w:val="1A1A1A"/>
            <w:sz w:val="24"/>
            <w:szCs w:val="24"/>
          </w:rPr>
          <w:t xml:space="preserve"> -&gt; SAME</w:t>
        </w:r>
      </w:ins>
    </w:p>
    <w:p w14:paraId="038DF969"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br/>
        <w:t xml:space="preserve">2. The figure in the updated draft does not include the CIs that are included in the figure present in the response to </w:t>
      </w:r>
      <w:proofErr w:type="gramStart"/>
      <w:r w:rsidRPr="00384588">
        <w:rPr>
          <w:rFonts w:ascii="Times New Roman" w:eastAsia="Roboto" w:hAnsi="Times New Roman" w:cs="Times New Roman"/>
          <w:color w:val="242424"/>
          <w:sz w:val="24"/>
          <w:szCs w:val="24"/>
        </w:rPr>
        <w:t>reviewers</w:t>
      </w:r>
      <w:proofErr w:type="gramEnd"/>
      <w:r w:rsidRPr="00384588">
        <w:rPr>
          <w:rFonts w:ascii="Times New Roman" w:eastAsia="Roboto" w:hAnsi="Times New Roman" w:cs="Times New Roman"/>
          <w:color w:val="242424"/>
          <w:sz w:val="24"/>
          <w:szCs w:val="24"/>
        </w:rPr>
        <w:t xml:space="preserve"> document. Please make sure that the updated figure 6 is in the final manuscript.</w:t>
      </w:r>
    </w:p>
    <w:p w14:paraId="78A5E1EB" w14:textId="77777777" w:rsidR="001C699C" w:rsidRPr="00384588" w:rsidRDefault="001C699C">
      <w:pPr>
        <w:rPr>
          <w:rFonts w:ascii="Times New Roman" w:eastAsia="Roboto" w:hAnsi="Times New Roman" w:cs="Times New Roman"/>
          <w:color w:val="242424"/>
          <w:sz w:val="24"/>
          <w:szCs w:val="24"/>
        </w:rPr>
      </w:pPr>
    </w:p>
    <w:p w14:paraId="4F3A205C" w14:textId="68246571" w:rsidR="000164B9" w:rsidRPr="00384588" w:rsidRDefault="000164B9" w:rsidP="000164B9">
      <w:pPr>
        <w:shd w:val="clear" w:color="auto" w:fill="D6E3BC" w:themeFill="accent3" w:themeFillTint="66"/>
        <w:rPr>
          <w:rFonts w:ascii="Times New Roman" w:eastAsia="Roboto" w:hAnsi="Times New Roman" w:cs="Times New Roman"/>
          <w:color w:val="242424"/>
          <w:sz w:val="24"/>
          <w:szCs w:val="24"/>
        </w:rPr>
      </w:pPr>
      <w:r>
        <w:rPr>
          <w:rFonts w:ascii="Times New Roman" w:eastAsia="Roboto" w:hAnsi="Times New Roman" w:cs="Times New Roman"/>
          <w:color w:val="242424"/>
          <w:sz w:val="24"/>
          <w:szCs w:val="24"/>
        </w:rPr>
        <w:t xml:space="preserve">Instead of the CIs, our previous response mentions, derives and includes a unique index of uncertainty, the SE, that we included in the figure, that in our opinion offers a more compact view of uncertainty and avoids bloating the figure legend (and the 2 indices are formally equivalent).  </w:t>
      </w:r>
    </w:p>
    <w:p w14:paraId="35988CCD" w14:textId="77777777" w:rsidR="001C699C" w:rsidRPr="00384588" w:rsidRDefault="001C699C">
      <w:pPr>
        <w:rPr>
          <w:rFonts w:ascii="Times New Roman" w:eastAsia="Roboto" w:hAnsi="Times New Roman" w:cs="Times New Roman"/>
          <w:color w:val="242424"/>
          <w:sz w:val="24"/>
          <w:szCs w:val="24"/>
        </w:rPr>
      </w:pPr>
    </w:p>
    <w:p w14:paraId="385E6326"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t>3. The results presented in figure 7 currently suggest that reported significance levels accompany effect size estimates (Cohen’s d) rather than statistical tests which is somewhat misleading. Please report the corresponding test statistics, degrees of freedom, and exact p-values in addition to the estimated effect size. Apologies if this feels pedantic but I do believe these details are important.</w:t>
      </w:r>
    </w:p>
    <w:p w14:paraId="180E7802" w14:textId="77777777" w:rsidR="001C699C" w:rsidRPr="00384588" w:rsidRDefault="001C699C">
      <w:pPr>
        <w:rPr>
          <w:rFonts w:ascii="Times New Roman" w:eastAsia="Roboto" w:hAnsi="Times New Roman" w:cs="Times New Roman"/>
          <w:color w:val="242424"/>
          <w:sz w:val="24"/>
          <w:szCs w:val="24"/>
        </w:rPr>
      </w:pPr>
    </w:p>
    <w:p w14:paraId="7E1E97F9" w14:textId="77777777" w:rsidR="001C699C" w:rsidRPr="00384588" w:rsidRDefault="00000000">
      <w:pPr>
        <w:shd w:val="clear" w:color="auto" w:fill="FFF2CC"/>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We have now addressed this by adding the </w:t>
      </w:r>
      <w:proofErr w:type="gramStart"/>
      <w:r w:rsidRPr="00384588">
        <w:rPr>
          <w:rFonts w:ascii="Times New Roman" w:eastAsia="Roboto" w:hAnsi="Times New Roman" w:cs="Times New Roman"/>
          <w:color w:val="1A1A1A"/>
          <w:sz w:val="24"/>
          <w:szCs w:val="24"/>
        </w:rPr>
        <w:t>aforementioned statistics</w:t>
      </w:r>
      <w:proofErr w:type="gramEnd"/>
      <w:r w:rsidRPr="00384588">
        <w:rPr>
          <w:rFonts w:ascii="Times New Roman" w:eastAsia="Roboto" w:hAnsi="Times New Roman" w:cs="Times New Roman"/>
          <w:color w:val="1A1A1A"/>
          <w:sz w:val="24"/>
          <w:szCs w:val="24"/>
        </w:rPr>
        <w:t xml:space="preserve"> to Figure 7. For each of the 14 Mint clusters, the figure now reports mean scores and standard deviations separately by gender, alongside independent-samples Welch's t-test statistics in the form t(</w:t>
      </w:r>
      <w:proofErr w:type="spellStart"/>
      <w:r w:rsidRPr="00384588">
        <w:rPr>
          <w:rFonts w:ascii="Times New Roman" w:eastAsia="Roboto" w:hAnsi="Times New Roman" w:cs="Times New Roman"/>
          <w:color w:val="1A1A1A"/>
          <w:sz w:val="24"/>
          <w:szCs w:val="24"/>
        </w:rPr>
        <w:t>df</w:t>
      </w:r>
      <w:proofErr w:type="spellEnd"/>
      <w:r w:rsidRPr="00384588">
        <w:rPr>
          <w:rFonts w:ascii="Times New Roman" w:eastAsia="Roboto" w:hAnsi="Times New Roman" w:cs="Times New Roman"/>
          <w:color w:val="1A1A1A"/>
          <w:sz w:val="24"/>
          <w:szCs w:val="24"/>
        </w:rPr>
        <w:t xml:space="preserve">), exact p-values, and Cohen's d effect sizes. </w:t>
      </w:r>
    </w:p>
    <w:p w14:paraId="76B934F3" w14:textId="77777777" w:rsidR="001C699C" w:rsidRPr="00384588" w:rsidRDefault="00000000">
      <w:pPr>
        <w:shd w:val="clear" w:color="auto" w:fill="FFF2CC"/>
        <w:rPr>
          <w:rFonts w:ascii="Times New Roman" w:eastAsia="Roboto" w:hAnsi="Times New Roman" w:cs="Times New Roman"/>
          <w:color w:val="1A1A1A"/>
          <w:sz w:val="24"/>
          <w:szCs w:val="24"/>
        </w:rPr>
      </w:pPr>
      <w:r w:rsidRPr="00384588">
        <w:rPr>
          <w:rFonts w:ascii="Times New Roman" w:eastAsia="Roboto" w:hAnsi="Times New Roman" w:cs="Times New Roman"/>
          <w:noProof/>
          <w:color w:val="1A1A1A"/>
          <w:sz w:val="24"/>
          <w:szCs w:val="24"/>
        </w:rPr>
        <w:drawing>
          <wp:inline distT="114300" distB="114300" distL="114300" distR="114300" wp14:anchorId="251DA4D3" wp14:editId="7D48FB1B">
            <wp:extent cx="5731200" cy="455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4559300"/>
                    </a:xfrm>
                    <a:prstGeom prst="rect">
                      <a:avLst/>
                    </a:prstGeom>
                    <a:ln/>
                  </pic:spPr>
                </pic:pic>
              </a:graphicData>
            </a:graphic>
          </wp:inline>
        </w:drawing>
      </w:r>
    </w:p>
    <w:p w14:paraId="3A31341B" w14:textId="77777777" w:rsidR="001C699C" w:rsidRPr="00384588" w:rsidRDefault="001C699C">
      <w:pPr>
        <w:shd w:val="clear" w:color="auto" w:fill="FFF2CC"/>
        <w:rPr>
          <w:rFonts w:ascii="Times New Roman" w:eastAsia="Roboto" w:hAnsi="Times New Roman" w:cs="Times New Roman"/>
          <w:color w:val="1A1A1A"/>
          <w:sz w:val="24"/>
          <w:szCs w:val="24"/>
        </w:rPr>
      </w:pPr>
    </w:p>
    <w:p w14:paraId="0CA8C3F5" w14:textId="77777777" w:rsidR="001C699C" w:rsidRPr="00384588" w:rsidRDefault="001C699C">
      <w:pPr>
        <w:rPr>
          <w:rFonts w:ascii="Times New Roman" w:eastAsia="Roboto" w:hAnsi="Times New Roman" w:cs="Times New Roman"/>
          <w:sz w:val="24"/>
          <w:szCs w:val="24"/>
        </w:rPr>
      </w:pPr>
    </w:p>
    <w:p w14:paraId="417240CE" w14:textId="77777777" w:rsidR="001C699C" w:rsidRPr="00384588" w:rsidRDefault="00000000">
      <w:pPr>
        <w:rPr>
          <w:rFonts w:ascii="Times New Roman" w:eastAsia="Roboto" w:hAnsi="Times New Roman" w:cs="Times New Roman"/>
          <w:b/>
          <w:bCs/>
          <w:color w:val="242424"/>
          <w:sz w:val="34"/>
          <w:szCs w:val="34"/>
        </w:rPr>
      </w:pPr>
      <w:r w:rsidRPr="00384588">
        <w:rPr>
          <w:rFonts w:ascii="Times New Roman" w:eastAsia="Roboto" w:hAnsi="Times New Roman" w:cs="Times New Roman"/>
          <w:b/>
          <w:bCs/>
          <w:color w:val="242424"/>
          <w:sz w:val="34"/>
          <w:szCs w:val="34"/>
        </w:rPr>
        <w:t>Reviewer 2</w:t>
      </w:r>
    </w:p>
    <w:p w14:paraId="572CFE85" w14:textId="77777777" w:rsidR="001C699C" w:rsidRPr="00384588" w:rsidRDefault="001C699C">
      <w:pPr>
        <w:rPr>
          <w:rFonts w:ascii="Times New Roman" w:eastAsia="Roboto" w:hAnsi="Times New Roman" w:cs="Times New Roman"/>
          <w:sz w:val="24"/>
          <w:szCs w:val="24"/>
        </w:rPr>
      </w:pPr>
    </w:p>
    <w:p w14:paraId="742D0C6E" w14:textId="77777777" w:rsidR="001C699C" w:rsidRPr="00384588" w:rsidRDefault="00000000">
      <w:pPr>
        <w:rPr>
          <w:rFonts w:ascii="Times New Roman" w:eastAsia="Roboto" w:hAnsi="Times New Roman" w:cs="Times New Roman"/>
          <w:color w:val="242424"/>
          <w:sz w:val="24"/>
          <w:szCs w:val="24"/>
        </w:rPr>
      </w:pPr>
      <w:r w:rsidRPr="00384588">
        <w:rPr>
          <w:rFonts w:ascii="Times New Roman" w:eastAsia="Roboto" w:hAnsi="Times New Roman" w:cs="Times New Roman"/>
          <w:color w:val="242424"/>
          <w:sz w:val="24"/>
          <w:szCs w:val="24"/>
        </w:rPr>
        <w:lastRenderedPageBreak/>
        <w:t>Comments to the Author</w:t>
      </w:r>
    </w:p>
    <w:p w14:paraId="7F42C92D" w14:textId="77777777" w:rsidR="001C699C" w:rsidRPr="00384588" w:rsidRDefault="00000000">
      <w:pPr>
        <w:rPr>
          <w:rFonts w:ascii="Times New Roman" w:eastAsia="Roboto" w:hAnsi="Times New Roman" w:cs="Times New Roman"/>
          <w:sz w:val="24"/>
          <w:szCs w:val="24"/>
        </w:rPr>
      </w:pPr>
      <w:r w:rsidRPr="00384588">
        <w:rPr>
          <w:rFonts w:ascii="Times New Roman" w:eastAsia="Roboto" w:hAnsi="Times New Roman" w:cs="Times New Roman"/>
          <w:color w:val="242424"/>
          <w:sz w:val="24"/>
          <w:szCs w:val="24"/>
        </w:rPr>
        <w:t xml:space="preserve">The authors present a series of studies that introduce the development and validation of the Multimodal Interoception Questionnaire (Mint scale) for measuring interoception. Strengths of the manuscript include the use of two samples to develop and validate the measure, and a strong focus on </w:t>
      </w:r>
      <w:proofErr w:type="spellStart"/>
      <w:r w:rsidRPr="00384588">
        <w:rPr>
          <w:rFonts w:ascii="Times New Roman" w:eastAsia="Roboto" w:hAnsi="Times New Roman" w:cs="Times New Roman"/>
          <w:color w:val="242424"/>
          <w:sz w:val="24"/>
          <w:szCs w:val="24"/>
        </w:rPr>
        <w:t>modeling</w:t>
      </w:r>
      <w:proofErr w:type="spellEnd"/>
      <w:r w:rsidRPr="00384588">
        <w:rPr>
          <w:rFonts w:ascii="Times New Roman" w:eastAsia="Roboto" w:hAnsi="Times New Roman" w:cs="Times New Roman"/>
          <w:color w:val="242424"/>
          <w:sz w:val="24"/>
          <w:szCs w:val="24"/>
        </w:rPr>
        <w:t xml:space="preserve"> the context and full range of modalities to extend and improve upon existing interoception measures. The authors clearly invested considerable time responding to the Editor and Reviewers’ comments. My only minor comment is that some instances of boosterism language (e.g., “cutting-edge”) remain. Otherwise, I have no further comments or suggestions.</w:t>
      </w:r>
      <w:r w:rsidRPr="00384588">
        <w:rPr>
          <w:rFonts w:ascii="Times New Roman" w:eastAsia="Roboto" w:hAnsi="Times New Roman" w:cs="Times New Roman"/>
          <w:sz w:val="24"/>
          <w:szCs w:val="24"/>
        </w:rPr>
        <w:t xml:space="preserve"> </w:t>
      </w:r>
    </w:p>
    <w:p w14:paraId="402CAEDF" w14:textId="77777777" w:rsidR="001C699C" w:rsidRPr="00384588" w:rsidRDefault="001C699C">
      <w:pPr>
        <w:rPr>
          <w:rFonts w:ascii="Times New Roman" w:eastAsia="Roboto" w:hAnsi="Times New Roman" w:cs="Times New Roman"/>
          <w:sz w:val="24"/>
          <w:szCs w:val="24"/>
        </w:rPr>
      </w:pPr>
    </w:p>
    <w:p w14:paraId="0D3D6DAB"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We have now removed all boosterism language, in particular any mention of "cutting-edge" and "novel" throughout the manuscript.</w:t>
      </w:r>
    </w:p>
    <w:p w14:paraId="08A4E5A2"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117-118: "…refined using </w:t>
      </w:r>
      <w:r w:rsidRPr="00384588">
        <w:rPr>
          <w:rFonts w:ascii="Times New Roman" w:eastAsia="Roboto" w:hAnsi="Times New Roman" w:cs="Times New Roman"/>
          <w:b/>
          <w:bCs/>
          <w:color w:val="1A1A1A"/>
          <w:sz w:val="24"/>
          <w:szCs w:val="24"/>
        </w:rPr>
        <w:t>psychometric network analysis</w:t>
      </w:r>
      <w:r w:rsidRPr="00384588">
        <w:rPr>
          <w:rFonts w:ascii="Times New Roman" w:eastAsia="Roboto" w:hAnsi="Times New Roman" w:cs="Times New Roman"/>
          <w:color w:val="1A1A1A"/>
          <w:sz w:val="24"/>
          <w:szCs w:val="24"/>
        </w:rPr>
        <w:t>."</w:t>
      </w:r>
    </w:p>
    <w:p w14:paraId="390A2748"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173-174: "…reduced </w:t>
      </w:r>
      <w:r w:rsidRPr="00384588">
        <w:rPr>
          <w:rFonts w:ascii="Times New Roman" w:eastAsia="Roboto" w:hAnsi="Times New Roman" w:cs="Times New Roman"/>
          <w:b/>
          <w:bCs/>
          <w:color w:val="1A1A1A"/>
          <w:sz w:val="24"/>
          <w:szCs w:val="24"/>
        </w:rPr>
        <w:t>using psychometric network-based techniques</w:t>
      </w:r>
      <w:r w:rsidRPr="00384588">
        <w:rPr>
          <w:rFonts w:ascii="Times New Roman" w:eastAsia="Roboto" w:hAnsi="Times New Roman" w:cs="Times New Roman"/>
          <w:color w:val="1A1A1A"/>
          <w:sz w:val="24"/>
          <w:szCs w:val="24"/>
        </w:rPr>
        <w:t xml:space="preserve">…" </w:t>
      </w:r>
    </w:p>
    <w:p w14:paraId="5591CE2C"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Line 235: "…using Unique Variable Analysis (UVA, Christensen et al., 2023</w:t>
      </w:r>
      <w:proofErr w:type="gramStart"/>
      <w:r w:rsidRPr="00384588">
        <w:rPr>
          <w:rFonts w:ascii="Times New Roman" w:eastAsia="Roboto" w:hAnsi="Times New Roman" w:cs="Times New Roman"/>
          <w:color w:val="1A1A1A"/>
          <w:sz w:val="24"/>
          <w:szCs w:val="24"/>
        </w:rPr>
        <w:t xml:space="preserve">),  </w:t>
      </w:r>
      <w:r w:rsidRPr="00384588">
        <w:rPr>
          <w:rFonts w:ascii="Times New Roman" w:eastAsia="Roboto" w:hAnsi="Times New Roman" w:cs="Times New Roman"/>
          <w:b/>
          <w:bCs/>
          <w:color w:val="1A1A1A"/>
          <w:sz w:val="24"/>
          <w:szCs w:val="24"/>
        </w:rPr>
        <w:t>a</w:t>
      </w:r>
      <w:proofErr w:type="gramEnd"/>
      <w:r w:rsidRPr="00384588">
        <w:rPr>
          <w:rFonts w:ascii="Times New Roman" w:eastAsia="Roboto" w:hAnsi="Times New Roman" w:cs="Times New Roman"/>
          <w:b/>
          <w:bCs/>
          <w:color w:val="1A1A1A"/>
          <w:sz w:val="24"/>
          <w:szCs w:val="24"/>
        </w:rPr>
        <w:t xml:space="preserve"> principled method</w:t>
      </w:r>
      <w:r w:rsidRPr="00384588">
        <w:rPr>
          <w:rFonts w:ascii="Times New Roman" w:eastAsia="Roboto" w:hAnsi="Times New Roman" w:cs="Times New Roman"/>
          <w:color w:val="1A1A1A"/>
          <w:sz w:val="24"/>
          <w:szCs w:val="24"/>
        </w:rPr>
        <w:t xml:space="preserve"> </w:t>
      </w:r>
      <w:r w:rsidRPr="00384588">
        <w:rPr>
          <w:rFonts w:ascii="Times New Roman" w:eastAsia="Roboto" w:hAnsi="Times New Roman" w:cs="Times New Roman"/>
          <w:b/>
          <w:bCs/>
          <w:color w:val="1A1A1A"/>
          <w:sz w:val="24"/>
          <w:szCs w:val="24"/>
        </w:rPr>
        <w:t>derived from network psychometrics</w:t>
      </w:r>
      <w:r w:rsidRPr="00384588">
        <w:rPr>
          <w:rFonts w:ascii="Times New Roman" w:eastAsia="Roboto" w:hAnsi="Times New Roman" w:cs="Times New Roman"/>
          <w:color w:val="1A1A1A"/>
          <w:sz w:val="24"/>
          <w:szCs w:val="24"/>
        </w:rPr>
        <w:t xml:space="preserve">." </w:t>
      </w:r>
    </w:p>
    <w:p w14:paraId="559F3FBB"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Line 334: "The resulting hierarchical structure offers </w:t>
      </w:r>
      <w:r w:rsidRPr="00384588">
        <w:rPr>
          <w:rFonts w:ascii="Times New Roman" w:eastAsia="Roboto" w:hAnsi="Times New Roman" w:cs="Times New Roman"/>
          <w:b/>
          <w:bCs/>
          <w:color w:val="1A1A1A"/>
          <w:sz w:val="24"/>
          <w:szCs w:val="24"/>
        </w:rPr>
        <w:t>interpretable insights</w:t>
      </w:r>
      <w:r w:rsidRPr="00384588">
        <w:rPr>
          <w:rFonts w:ascii="Times New Roman" w:eastAsia="Roboto" w:hAnsi="Times New Roman" w:cs="Times New Roman"/>
          <w:color w:val="1A1A1A"/>
          <w:sz w:val="24"/>
          <w:szCs w:val="24"/>
        </w:rPr>
        <w:t xml:space="preserve"> into self-reported interoception…" </w:t>
      </w:r>
    </w:p>
    <w:p w14:paraId="595CC94A" w14:textId="77777777" w:rsidR="001C699C" w:rsidRPr="00384588" w:rsidRDefault="00000000" w:rsidP="000164B9">
      <w:pPr>
        <w:shd w:val="clear" w:color="auto" w:fill="D6E3BC" w:themeFill="accent3" w:themeFillTint="66"/>
        <w:spacing w:after="160"/>
        <w:rPr>
          <w:rFonts w:ascii="Times New Roman" w:eastAsia="Roboto" w:hAnsi="Times New Roman" w:cs="Times New Roman"/>
          <w:color w:val="1A1A1A"/>
          <w:sz w:val="24"/>
          <w:szCs w:val="24"/>
        </w:rPr>
      </w:pPr>
      <w:r w:rsidRPr="00384588">
        <w:rPr>
          <w:rFonts w:ascii="Times New Roman" w:eastAsia="Roboto" w:hAnsi="Times New Roman" w:cs="Times New Roman"/>
          <w:color w:val="1A1A1A"/>
          <w:sz w:val="24"/>
          <w:szCs w:val="24"/>
        </w:rPr>
        <w:t xml:space="preserve">Abstract: </w:t>
      </w:r>
      <w:proofErr w:type="gramStart"/>
      <w:r w:rsidRPr="00384588">
        <w:rPr>
          <w:rFonts w:ascii="Times New Roman" w:eastAsia="Roboto" w:hAnsi="Times New Roman" w:cs="Times New Roman"/>
          <w:color w:val="1A1A1A"/>
          <w:sz w:val="24"/>
          <w:szCs w:val="24"/>
        </w:rPr>
        <w:t>“..</w:t>
      </w:r>
      <w:proofErr w:type="gramEnd"/>
      <w:r w:rsidRPr="00384588">
        <w:rPr>
          <w:rFonts w:ascii="Times New Roman" w:eastAsia="Roboto" w:hAnsi="Times New Roman" w:cs="Times New Roman"/>
          <w:color w:val="1A1A1A"/>
          <w:sz w:val="24"/>
          <w:szCs w:val="24"/>
        </w:rPr>
        <w:t>we further assessed the</w:t>
      </w:r>
      <w:r w:rsidRPr="00384588">
        <w:rPr>
          <w:rFonts w:ascii="Times New Roman" w:eastAsia="Roboto" w:hAnsi="Times New Roman" w:cs="Times New Roman"/>
          <w:b/>
          <w:bCs/>
          <w:color w:val="1A1A1A"/>
          <w:sz w:val="24"/>
          <w:szCs w:val="24"/>
        </w:rPr>
        <w:t xml:space="preserve"> structure of the Mint in an independent sample.</w:t>
      </w:r>
      <w:r w:rsidRPr="00384588">
        <w:rPr>
          <w:rFonts w:ascii="Times New Roman" w:eastAsia="Roboto" w:hAnsi="Times New Roman" w:cs="Times New Roman"/>
          <w:color w:val="1A1A1A"/>
          <w:sz w:val="24"/>
          <w:szCs w:val="24"/>
        </w:rPr>
        <w:t>..”</w:t>
      </w:r>
    </w:p>
    <w:p w14:paraId="57A30C59" w14:textId="47F90D93" w:rsidR="001C699C" w:rsidRPr="00384588" w:rsidRDefault="001C699C">
      <w:pPr>
        <w:rPr>
          <w:rFonts w:ascii="Times New Roman" w:eastAsia="Roboto" w:hAnsi="Times New Roman" w:cs="Times New Roman"/>
          <w:sz w:val="24"/>
          <w:szCs w:val="24"/>
        </w:rPr>
      </w:pPr>
    </w:p>
    <w:sectPr w:rsidR="001C699C" w:rsidRPr="0038458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5F21527-4E99-4C20-892C-5C7ECC6535B1}"/>
    <w:embedBold r:id="rId2" w:fontKey="{C8152972-9B37-4A3D-AFD2-9EB34D1877B9}"/>
  </w:font>
  <w:font w:name="Calibri">
    <w:panose1 w:val="020F0502020204030204"/>
    <w:charset w:val="00"/>
    <w:family w:val="swiss"/>
    <w:pitch w:val="variable"/>
    <w:sig w:usb0="E4002EFF" w:usb1="C000247B" w:usb2="00000009" w:usb3="00000000" w:csb0="000001FF" w:csb1="00000000"/>
    <w:embedRegular r:id="rId3" w:fontKey="{FA7AA679-19B2-4CC9-A6E2-522C7C9F6373}"/>
  </w:font>
  <w:font w:name="Cambria">
    <w:panose1 w:val="02040503050406030204"/>
    <w:charset w:val="00"/>
    <w:family w:val="roman"/>
    <w:pitch w:val="variable"/>
    <w:sig w:usb0="E00006FF" w:usb1="420024FF" w:usb2="02000000" w:usb3="00000000" w:csb0="0000019F" w:csb1="00000000"/>
    <w:embedRegular r:id="rId4" w:fontKey="{B425C86E-FC6A-4A9C-B164-5819CA646534}"/>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ique Makowski">
    <w15:presenceInfo w15:providerId="AD" w15:userId="S::dmm56@sussex.ac.uk::55f4f0e0-3f37-4f46-a528-296a38a344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99C"/>
    <w:rsid w:val="000164B9"/>
    <w:rsid w:val="001C699C"/>
    <w:rsid w:val="001F5870"/>
    <w:rsid w:val="00384588"/>
    <w:rsid w:val="00443992"/>
    <w:rsid w:val="00B336A5"/>
    <w:rsid w:val="00E65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E58D"/>
  <w15:docId w15:val="{33A157EB-BD2F-46BF-A3D1-F5A617BA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B336A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Dominique Makowski</cp:lastModifiedBy>
  <cp:revision>4</cp:revision>
  <dcterms:created xsi:type="dcterms:W3CDTF">2026-09-29T14:21:00Z</dcterms:created>
  <dcterms:modified xsi:type="dcterms:W3CDTF">2026-09-29T14:49:00Z</dcterms:modified>
</cp:coreProperties>
</file>